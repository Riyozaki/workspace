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АКЦИОНЕРНОЕ ОБЩЕСТВО «ЭНЕРГОСИСТЕМЫ СЕВЕРО-ЗАПАДА»</w:t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Департамент стратегического развития</w:t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УТВЕРЖДАЮ</w:t>
      </w:r>
    </w:p>
    <w:p>
      <w:pPr>
        <w:spacing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Заместитель генерального директора</w:t>
      </w:r>
    </w:p>
    <w:p>
      <w:pPr>
        <w:spacing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________________ А. В. Соколов</w:t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«____» ____________ 2026 г.</w:t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АНАЛИТИЧЕСКИЙ ОТЧЁТ</w:t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О ЦЕЛЕСООБРАЗНОСТИ МОДЕРНИЗАЦИИ</w:t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СЕТИ НАКОПИТЕЛЕЙ ЭНЕРГИИ</w:t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на период 2026–2030 годов</w:t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Руководитель департамента</w:t>
      </w:r>
    </w:p>
    <w:p>
      <w:pPr>
        <w:spacing w:line="360"/>
        <w:jc w:val="right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________________ М. И. Дорохов</w:t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line="360"/>
      </w:pPr>
      <w:r>
        <w:rPr>
          <w:rFonts w:ascii="Tinos" w:cs="Tinos" w:eastAsia="Tinos" w:hAnsi="Tinos"/>
          <w:color w:val="000000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Псков</w:t>
      </w:r>
    </w:p>
    <w:p>
      <w:pPr>
        <w:spacing w:after="0" w:before="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567" w:bottom="1134" w:left="1701" w:header="708" w:footer="708" w:gutter="0"/>
          <w:pgNumType/>
          <w:titlePg/>
          <w:docGrid w:linePitch="360"/>
        </w:sectPr>
      </w:pPr>
    </w:p>
    <w:p>
      <w:pPr>
        <w:spacing w:after="240" w:before="0" w:line="360"/>
        <w:jc w:val="center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sec1" w:id="1"/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1 Общие положения</w:t>
      </w:r>
      <w:bookmarkEnd w:id="1"/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Настоящий отчёт подготовлен по поручению правления от 4 июня 2026 года и содержит оценку целесообразности модернизации сети накопителей энергии. Рынок промышленных накопителей вырос на 16,9 % за последние двенадцать месяцев</w:t>
      </w:r>
      <w:r>
        <w:rPr>
          <w:rStyle w:val="FootnoteReference"/>
        </w:rPr>
        <w:footnoteReference w:id="1"/>
      </w:r>
      <w:r>
        <w:rPr>
          <w:rFonts w:ascii="Tinos" w:cs="Tinos" w:eastAsia="Tinos" w:hAnsi="Tinos"/>
          <w:color w:val="000000"/>
          <w:sz w:val="28"/>
          <w:szCs w:val="28"/>
        </w:rPr>
        <w:t xml:space="preserve">. Инвестиционная программа предполагает капитальные затраты в объёме 4,35 млрд рублей, распределённые на пять лет.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Совет директоров рассматривает программу на заседании </w:t>
      </w:r>
      <w:del w:id="101" w:author="Секретариат" w:date="2026-08-14T09:00:00Z">
        <w:r>
          <w:rPr>
            <w:rFonts w:ascii="Tinos" w:cs="Tinos" w:eastAsia="Tinos" w:hAnsi="Tinos"/>
            <w:sz w:val="28"/>
            <w:szCs w:val="28"/>
          </w:rPr>
          <w:delText xml:space="preserve">15 сентября</w:delText>
        </w:r>
      </w:del>
      <w:ins w:id="102" w:author="Секретариат" w:date="2026-08-14T09:00:00Z">
        <w:r>
          <w:rPr>
            <w:rFonts w:ascii="Tinos" w:cs="Tinos" w:eastAsia="Tinos" w:hAnsi="Tinos"/>
            <w:sz w:val="28"/>
            <w:szCs w:val="28"/>
          </w:rPr>
          <w:t xml:space="preserve">29 сентября</w:t>
        </w:r>
      </w:ins>
      <w:r>
        <w:rPr>
          <w:rFonts w:ascii="Tinos" w:cs="Tinos" w:eastAsia="Tinos" w:hAnsi="Tinos"/>
          <w:color w:val="000000"/>
          <w:sz w:val="28"/>
          <w:szCs w:val="28"/>
        </w:rPr>
        <w:t xml:space="preserve"> 2026 года. Решение принимается квалифицированным большинством голосов.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Финансирование предполагается за счёт комбинации собственных средств и целевого кредита. </w:t>
      </w:r>
      <w:commentRangeStart w:id="1"/>
      <w:r>
        <w:rPr>
          <w:rFonts w:ascii="Tinos" w:cs="Tinos" w:eastAsia="Tinos" w:hAnsi="Tinos"/>
          <w:color w:val="000000"/>
          <w:sz w:val="28"/>
          <w:szCs w:val="28"/>
        </w:rPr>
        <w:t xml:space="preserve">Стоимость долга принята на уровне 11,5 % годовых</w:t>
      </w:r>
      <w:commentRangeEnd w:id="1"/>
      <w:r>
        <w:commentReference w:id="1"/>
      </w:r>
      <w:r>
        <w:rPr>
          <w:rFonts w:ascii="Tinos" w:cs="Tinos" w:eastAsia="Tinos" w:hAnsi="Tinos"/>
          <w:color w:val="000000"/>
          <w:sz w:val="28"/>
          <w:szCs w:val="28"/>
        </w:rPr>
        <w:t xml:space="preserve">, что соответствует текущим условиям для заёмщиков сопоставимого кредитного качества.</w:t>
      </w:r>
    </w:p>
    <w:p>
      <w:pPr>
        <w:pStyle w:val="Heading2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1.1 Основные выводы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программа экономически обоснована: NPV базового сценария составляет 83 млн рублей при ставке дисконтирования 12,1 %;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внутренняя норма доходности равна 13,6 %, что превышает стоимость капитала на 1,5 процентных пункта;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commentRangeStart w:id="2"/>
      <w:r>
        <w:rPr>
          <w:rFonts w:ascii="Tinos" w:cs="Tinos" w:eastAsia="Tinos" w:hAnsi="Tinos"/>
          <w:color w:val="000000"/>
          <w:sz w:val="28"/>
          <w:szCs w:val="28"/>
        </w:rPr>
        <w:t xml:space="preserve">срок поставки контейнерных накопителей составляет 34 недели, что определяет критический путь программы;</w:t>
      </w:r>
      <w:commentRangeEnd w:id="2"/>
      <w:r>
        <w:commentReference w:id="2"/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запас прочности невелик: отклонение темпа роста выручки или валовой маржи на 10 % уводит чистую приведённую стоимость в отрицательную область.</w:t>
      </w:r>
    </w:p>
    <w:p>
      <w:pPr>
        <w:pStyle w:val="Heading1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2 Состояние рынка и структура выручки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Отрасль проходит фазу консолидации. Три крупнейших участника контролируют 54 % поставок промышленных систем, при этом сегмент сервисных контрактов остаётся фрагментированным, что открывает возможность органического роста без приобретений.</w:t>
      </w:r>
    </w:p>
    <w:p>
      <w:pPr>
        <w:keepNext/>
        <w:spacing w:after="0" w:before="240" w:line="360"/>
        <w:jc w:val="center"/>
      </w:pPr>
      <w:r>
        <w:drawing>
          <wp:inline distT="0" distB="0" distL="0" distR="0">
            <wp:extent cx="3810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Рисунок 1 — Площадка контейнерных накопителей после модернизации первой очереди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Наибольший вклад в прирост обеспечивает промышленный сегмент. Совокупный среднегодовой темп роста по портфелю составляет 16,5 %</w:t>
      </w:r>
      <w:r>
        <w:rPr>
          <w:rStyle w:val="FootnoteReference"/>
        </w:rPr>
        <w:footnoteReference w:id="2"/>
      </w:r>
      <w:r>
        <w:rPr>
          <w:rFonts w:ascii="Tinos" w:cs="Tinos" w:eastAsia="Tinos" w:hAnsi="Tinos"/>
          <w:color w:val="000000"/>
          <w:sz w:val="28"/>
          <w:szCs w:val="28"/>
        </w:rPr>
        <w:t xml:space="preserve">. Структура выручки по направлениям приведена в таблице 1.</w:t>
      </w:r>
    </w:p>
    <w:p>
      <w:pPr>
        <w:keepNext/>
        <w:spacing w:after="60" w:before="240" w:line="360"/>
        <w:ind w:firstLine="709"/>
        <w:jc w:val="left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Таблица 1 — Выручка по направлениям деятельности, млн рублей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28"/>
        <w:gridCol w:w="2891"/>
        <w:gridCol w:w="1253"/>
        <w:gridCol w:w="1253"/>
        <w:gridCol w:w="1157"/>
        <w:gridCol w:w="1157"/>
      </w:tblGrid>
      <w:tr>
        <w:trPr>
          <w:tblHeader/>
          <w:trHeight w:val="400" w:hRule="atLeast"/>
        </w:trPr>
        <w:tc>
          <w:tcPr>
            <w:tcW w:type="dxa" w:w="1928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Сегмент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Направление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2025</w:t>
            </w:r>
          </w:p>
        </w:tc>
        <w:tc>
          <w:tcPr>
            <w:tcW w:type="dxa" w:w="1253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2026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Прирост, %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Класс</w:t>
            </w:r>
          </w:p>
        </w:tc>
      </w:tr>
      <w:tr>
        <w:tc>
          <w:tcPr>
            <w:tcW w:type="dxa" w:w="1928"/>
            <w:vMerge w:val="restart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Промышленный</w:t>
            </w:r>
          </w:p>
        </w:tc>
        <w:tc>
          <w:tcPr>
            <w:tcW w:type="dxa" w:w="28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Контейнерные накопители 2 МВт·ч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1 240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1 450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+16,9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type="dxa" w:w="1928"/>
            <w:vMerge w:val="continue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Модули быстрой зарядки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860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1 017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+18,3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type="dxa" w:w="1928"/>
            <w:vMerge w:val="continue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Сервисные контракты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415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458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+10,4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type="dxa" w:w="1928"/>
            <w:vMerge w:val="restart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Коммерческий</w:t>
            </w:r>
          </w:p>
        </w:tc>
        <w:tc>
          <w:tcPr>
            <w:tcW w:type="dxa" w:w="28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Системы для торговых центров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640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695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+8,6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type="dxa" w:w="1928"/>
            <w:vMerge w:val="continue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8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Резервное питание ЦОД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1 105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1 367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+23,7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type="dxa" w:w="1928"/>
            <w:vMerge w:val="restart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Розничный</w:t>
            </w:r>
          </w:p>
        </w:tc>
        <w:tc>
          <w:tcPr>
            <w:tcW w:type="dxa" w:w="289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Домашние накопители 10 кВт·ч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298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323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+8,4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type="dxa" w:w="4819"/>
            <w:gridSpan w:val="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Итого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4 558</w:t>
            </w:r>
          </w:p>
        </w:tc>
        <w:tc>
          <w:tcPr>
            <w:tcW w:type="dxa" w:w="1253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5 310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+16,5</w:t>
            </w:r>
          </w:p>
        </w:tc>
        <w:tc>
          <w:tcPr>
            <w:tcW w:type="dxa" w:w="1157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0" w:before="120" w:line="360"/>
        <w:ind w:firstLine="709"/>
      </w:pPr>
      <w:r>
        <w:rPr>
          <w:rFonts w:ascii="Tinos" w:cs="Tinos" w:eastAsia="Tinos" w:hAnsi="Tinos"/>
          <w:color w:val="000000"/>
          <w:sz w:val="24"/>
          <w:szCs w:val="24"/>
        </w:rPr>
        <w:t xml:space="preserve">Примечание — Класс отражает приоритет инвестирования: A — высший, C — низший.</w:t>
      </w:r>
    </w:p>
    <w:p>
      <w:pPr>
        <w:pStyle w:val="Heading2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2.1 Факторный анализ операционной прибыли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Эффект цены практически полностью компенсирует рост себестоимости, основной вклад в прирост обеспечивает увеличение объёма. Разложение изменения показателя EBITDA по факторам приведено на рисунке 2.</w:t>
      </w:r>
    </w:p>
    <w:p>
      <w:pPr>
        <w:keepNext/>
        <w:spacing w:after="0" w:before="240" w:line="36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Рисунок 2 — Факторное разложение изменения показателя EBITDA, млн рублей</w:t>
      </w:r>
    </w:p>
    <w:p>
      <w:pPr>
        <w:pStyle w:val="Heading1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3 Методика оценки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Оценка выполнена методом дисконтированных денежных потоков. Чистая приведённая стоимость определяется как сумма дисконтированных потоков за вычетом первоначальных вложений</w:t>
      </w:r>
      <w:r>
        <w:rPr>
          <w:rStyle w:val="FootnoteReference"/>
        </w:rPr>
        <w:footnoteReference w:id="3"/>
      </w:r>
      <w:r>
        <w:rPr>
          <w:rFonts w:ascii="Tinos" w:cs="Tinos" w:eastAsia="Tinos" w:hAnsi="Tinos"/>
          <w:color w:val="000000"/>
          <w:sz w:val="28"/>
          <w:szCs w:val="28"/>
        </w:rPr>
        <w:t xml:space="preserve"> по формуле (1):</w:t>
      </w:r>
    </w:p>
    <w:p>
      <w:pPr>
        <w:tabs>
          <w:tab w:val="center" w:pos="4819"/>
          <w:tab w:val="right" w:pos="9638"/>
        </w:tabs>
        <w:spacing w:after="240" w:before="240" w:line="360"/>
        <w:jc w:val="left"/>
      </w:pPr>
      <w:r>
        <w:rPr>
          <w:rFonts w:ascii="Tinos" w:cs="Tinos" w:eastAsia="Tinos" w:hAnsi="Tinos"/>
          <w:sz w:val="28"/>
          <w:szCs w:val="28"/>
        </w:rPr>
        <w:t xml:space="preserve">	</w:t>
      </w:r>
      <m:oMath>
        <m:r>
          <m:t>NPV = </m:t>
        </m:r>
        <m:nary>
          <m:naryPr>
            <m:chr m:val="∑"/>
            <m:limLoc m:val="undOvr"/>
          </m:naryPr>
          <m:sub>
            <m:r>
              <m:t>t = 1</m:t>
            </m:r>
          </m:sub>
          <m:sup>
            <m:r>
              <m:t>n</m:t>
            </m:r>
          </m:sup>
          <m:e>
            <m:f>
              <m:num>
                <m:r>
                  <m:t>CF</m:t>
                </m:r>
                <m:r>
                  <m:t>t</m:t>
                </m:r>
              </m:num>
              <m:den>
                <m:sSup>
                  <m:sSupPr/>
                  <m:e>
                    <m:r>
                      <m:t>(1 + r)</m:t>
                    </m:r>
                  </m:e>
                  <m:sup>
                    <m:r>
                      <m:t>t</m:t>
                    </m:r>
                  </m:sup>
                </m:sSup>
              </m:den>
            </m:f>
          </m:e>
        </m:nary>
        <m:r>
          <m:t> − IC</m:t>
        </m:r>
      </m:oMath>
      <w:r>
        <w:rPr>
          <w:rFonts w:ascii="Tinos" w:cs="Tinos" w:eastAsia="Tinos" w:hAnsi="Tinos"/>
          <w:color w:val="000000"/>
          <w:sz w:val="28"/>
          <w:szCs w:val="28"/>
        </w:rPr>
        <w:t xml:space="preserve">	(1)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где CFₜ — денежный поток периода t, млн рублей;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r — ставка дисконтирования, доли единицы;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n — горизонт прогнозирования, лет;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IC — первоначальные вложения, млн рублей.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Ставка дисконтирования определяется как средневзвешенная стоимость капитала с учётом налогового щита по заёмной части по формуле (2):</w:t>
      </w:r>
    </w:p>
    <w:p>
      <w:pPr>
        <w:tabs>
          <w:tab w:val="center" w:pos="4819"/>
          <w:tab w:val="right" w:pos="9638"/>
        </w:tabs>
        <w:spacing w:after="240" w:before="240" w:line="360"/>
        <w:jc w:val="left"/>
      </w:pPr>
      <w:r>
        <w:rPr>
          <w:rFonts w:ascii="Tinos" w:cs="Tinos" w:eastAsia="Tinos" w:hAnsi="Tinos"/>
          <w:sz w:val="28"/>
          <w:szCs w:val="28"/>
        </w:rPr>
        <w:t xml:space="preserve">	</w:t>
      </w:r>
      <m:oMath>
        <m:r>
          <m:t>WACC = </m:t>
        </m:r>
        <m:f>
          <m:num>
            <m:r>
              <m:t>E</m:t>
            </m:r>
          </m:num>
          <m:den>
            <m:r>
              <m:t>V</m:t>
            </m:r>
          </m:den>
        </m:f>
        <m:r>
          <m:t> · k</m:t>
        </m:r>
        <m:r>
          <m:t>e</m:t>
        </m:r>
        <m:r>
          <m:t> + </m:t>
        </m:r>
        <m:f>
          <m:num>
            <m:r>
              <m:t>D</m:t>
            </m:r>
          </m:num>
          <m:den>
            <m:r>
              <m:t>V</m:t>
            </m:r>
          </m:den>
        </m:f>
        <m:r>
          <m:t> · k</m:t>
        </m:r>
        <m:r>
          <m:t>d</m:t>
        </m:r>
        <m:r>
          <m:t> · (1 − T)</m:t>
        </m:r>
      </m:oMath>
      <w:r>
        <w:rPr>
          <w:rFonts w:ascii="Tinos" w:cs="Tinos" w:eastAsia="Tinos" w:hAnsi="Tinos"/>
          <w:color w:val="000000"/>
          <w:sz w:val="28"/>
          <w:szCs w:val="28"/>
        </w:rPr>
        <w:t xml:space="preserve">	(2)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где E, D — рыночная стоимость собственного и заёмного капитала соответственно;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V — суммарная стоимость капитала, V = E + D;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kₑ, k_d — стоимость собственного и заёмного капитала;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T — ставка налога на прибыль, доли единицы.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Разброс результатов по методу Монте-Карло характеризуется выборочным стандартным отклонением, вычисляемым по формуле (3):</w:t>
      </w:r>
    </w:p>
    <w:p>
      <w:pPr>
        <w:tabs>
          <w:tab w:val="center" w:pos="4819"/>
          <w:tab w:val="right" w:pos="9638"/>
        </w:tabs>
        <w:spacing w:after="240" w:before="240" w:line="360"/>
        <w:jc w:val="left"/>
      </w:pPr>
      <w:r>
        <w:rPr>
          <w:rFonts w:ascii="Tinos" w:cs="Tinos" w:eastAsia="Tinos" w:hAnsi="Tinos"/>
          <w:sz w:val="28"/>
          <w:szCs w:val="28"/>
        </w:rPr>
        <w:t xml:space="preserve">	</w:t>
      </w:r>
      <m:oMath>
        <m:r>
          <m:t>σ = </m:t>
        </m:r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r>
                  <m:t>n − 1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m:t>i = 1</m:t>
                </m:r>
              </m:sub>
              <m:sup>
                <m:r>
                  <m:t>n</m:t>
                </m:r>
              </m:sup>
              <m:e>
                <m:sSup>
                  <m:sSupPr/>
                  <m:e>
                    <m:r>
                      <m:t>(x − μ)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  <w:r>
        <w:rPr>
          <w:rFonts w:ascii="Tinos" w:cs="Tinos" w:eastAsia="Tinos" w:hAnsi="Tinos"/>
          <w:color w:val="000000"/>
          <w:sz w:val="28"/>
          <w:szCs w:val="28"/>
        </w:rPr>
        <w:t xml:space="preserve">	(3)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где x — значение показателя в отдельной итерации;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μ — среднее значение по выборке;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n — число итераций, принято равным 10 000.</w:t>
      </w:r>
    </w:p>
    <w:p>
      <w:pPr>
        <w:pStyle w:val="Heading2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3.1 Анализ чувствительности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Результат наиболее чувствителен к темпу роста выручки и валовой марже. При тонком базовом значении чистой приведённой стоимости отклонение любого из двух ведущих факторов на 10 % переводит проект в отрицательную область, что требует контроля именно этих параметров.</w:t>
      </w:r>
    </w:p>
    <w:p>
      <w:pPr>
        <w:keepNext/>
        <w:spacing w:after="0" w:before="240" w:line="360"/>
        <w:jc w:val="center"/>
      </w:pPr>
      <w:r>
        <w:drawing>
          <wp:inline distT="0" distB="0" distL="0" distR="0">
            <wp:extent cx="39052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Рисунок 3 — Чувствительность чистой приведённой стоимости к допущениям</w:t>
      </w:r>
    </w:p>
    <w:p>
      <w:pPr>
        <w:pStyle w:val="Heading2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3.2 Контроль готовности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Состояние подготовительных мероприятий на дату составления отчёта:</w:t>
      </w:r>
    </w:p>
    <w:p>
      <w:pPr>
        <w:spacing w:line="360"/>
        <w:ind w:firstLine="709"/>
      </w:pPr>
      <w:r>
        <w:rPr>
          <w:rFonts w:ascii="Segoe UI Symbol" w:cs="Segoe UI Symbol" w:hAnsi="Segoe UI Symbol"/>
          <w:color w:val="000000"/>
          <w:sz w:val="28"/>
          <w:szCs w:val="28"/>
        </w:rPr>
        <w:t xml:space="preserve">☒</w:t>
      </w:r>
      <w:r>
        <w:rPr>
          <w:rFonts w:ascii="Tinos" w:cs="Tinos" w:eastAsia="Tinos" w:hAnsi="Tinos"/>
          <w:color w:val="000000"/>
          <w:sz w:val="28"/>
          <w:szCs w:val="28"/>
        </w:rPr>
        <w:t xml:space="preserve">  финансовая модель прошла независимую проверку;</w:t>
      </w:r>
    </w:p>
    <w:p>
      <w:pPr>
        <w:spacing w:line="360"/>
        <w:ind w:firstLine="709"/>
      </w:pPr>
      <w:r>
        <w:rPr>
          <w:rFonts w:ascii="Segoe UI Symbol" w:cs="Segoe UI Symbol" w:hAnsi="Segoe UI Symbol"/>
          <w:color w:val="000000"/>
          <w:sz w:val="28"/>
          <w:szCs w:val="28"/>
        </w:rPr>
        <w:t xml:space="preserve">☒</w:t>
      </w:r>
      <w:r>
        <w:rPr>
          <w:rFonts w:ascii="Tinos" w:cs="Tinos" w:eastAsia="Tinos" w:hAnsi="Tinos"/>
          <w:color w:val="000000"/>
          <w:sz w:val="28"/>
          <w:szCs w:val="28"/>
        </w:rPr>
        <w:t xml:space="preserve">  технический аудит площадок завершён;</w:t>
      </w:r>
    </w:p>
    <w:p>
      <w:pPr>
        <w:spacing w:line="360"/>
        <w:ind w:firstLine="709"/>
      </w:pPr>
      <w:r>
        <w:rPr>
          <w:rFonts w:ascii="Segoe UI Symbol" w:cs="Segoe UI Symbol" w:hAnsi="Segoe UI Symbol"/>
          <w:color w:val="000000"/>
          <w:sz w:val="28"/>
          <w:szCs w:val="28"/>
        </w:rPr>
        <w:t xml:space="preserve">☐</w:t>
      </w:r>
      <w:r>
        <w:rPr>
          <w:rFonts w:ascii="Tinos" w:cs="Tinos" w:eastAsia="Tinos" w:hAnsi="Tinos"/>
          <w:color w:val="000000"/>
          <w:sz w:val="28"/>
          <w:szCs w:val="28"/>
        </w:rPr>
        <w:t xml:space="preserve">  рамочный договор с поставщиком не подписан;</w:t>
      </w:r>
    </w:p>
    <w:p>
      <w:pPr>
        <w:spacing w:line="360"/>
        <w:ind w:firstLine="709"/>
      </w:pPr>
      <w:r>
        <w:rPr>
          <w:rFonts w:ascii="Segoe UI Symbol" w:cs="Segoe UI Symbol" w:hAnsi="Segoe UI Symbol"/>
          <w:color w:val="000000"/>
          <w:sz w:val="28"/>
          <w:szCs w:val="28"/>
        </w:rPr>
        <w:t xml:space="preserve">☐</w:t>
      </w:r>
      <w:r>
        <w:rPr>
          <w:rFonts w:ascii="Tinos" w:cs="Tinos" w:eastAsia="Tinos" w:hAnsi="Tinos"/>
          <w:color w:val="000000"/>
          <w:sz w:val="28"/>
          <w:szCs w:val="28"/>
        </w:rPr>
        <w:t xml:space="preserve">  решение кредитного комитета банка не получено.</w:t>
      </w:r>
    </w:p>
    <w:p>
      <w:pPr>
        <w:pStyle w:val="Heading1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4 Заключение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Программа модернизации признаётся целесообразной при выполнении условий, изложенных в разделе </w:t>
      </w:r>
      <w:hyperlink w:history="1" w:anchor="sec1">
        <w:r>
          <w:rPr>
            <w:rFonts w:ascii="Tinos" w:cs="Tinos" w:eastAsia="Tinos" w:hAnsi="Tinos"/>
            <w:color w:val="000000"/>
            <w:sz w:val="28"/>
            <w:szCs w:val="28"/>
          </w:rPr>
          <w:t xml:space="preserve">1 «Общие положения»</w:t>
        </w:r>
      </w:hyperlink>
      <w:r>
        <w:rPr>
          <w:rFonts w:ascii="Tinos" w:cs="Tinos" w:eastAsia="Tinos" w:hAnsi="Tinos"/>
          <w:color w:val="000000"/>
          <w:sz w:val="28"/>
          <w:szCs w:val="28"/>
        </w:rPr>
        <w:t xml:space="preserve">. Рекомендуется утвердить программу в объёме 4,35 млрд рублей и делегировать правлению подписание рамочного договора с поставщиком в срок до 31 октября 2026 года.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Нормативные требования к оформлению организационно-распорядительной документации приведены на </w:t>
      </w:r>
      <w:hyperlink w:history="1" r:id="rIdf-nrpkyszkwtldw5nopzw">
        <w:r>
          <w:rPr>
            <w:rFonts w:ascii="Tinos" w:cs="Tinos" w:eastAsia="Tinos" w:hAnsi="Tinos"/>
            <w:color w:val="0563C1"/>
            <w:sz w:val="28"/>
            <w:szCs w:val="28"/>
            <w:u w:val="single"/>
          </w:rPr>
          <w:t xml:space="preserve">портале правовой информации</w:t>
        </w:r>
      </w:hyperlink>
      <w:r>
        <w:rPr>
          <w:rFonts w:ascii="Tinos" w:cs="Tinos" w:eastAsia="Tinos" w:hAnsi="Tinos"/>
          <w:color w:val="000000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Пятилетний прогноз основных показателей приведён в приложении А.</w:t>
      </w:r>
    </w:p>
    <w:p>
      <w:pPr>
        <w:sectPr>
          <w:footerReference w:type="default" r:id="rId7"/>
          <w:type w:val="nextPage"/>
          <w:pgSz w:w="11906" w:h="16838" w:orient="portrait"/>
          <w:pgMar w:top="1134" w:right="567" w:bottom="1134" w:left="1701" w:header="708" w:footer="708" w:gutter="0"/>
          <w:pgNumType w:start="2" w:fmt="decimal"/>
          <w:docGrid w:linePitch="360"/>
        </w:sectPr>
      </w:pPr>
    </w:p>
    <w:p>
      <w:pPr>
        <w:spacing w:after="0" w:before="0" w:line="360"/>
        <w:jc w:val="center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Приложение А</w:t>
      </w:r>
    </w:p>
    <w:p>
      <w:pPr>
        <w:spacing w:after="240" w:before="0" w:line="360"/>
        <w:jc w:val="center"/>
      </w:pPr>
      <w:r>
        <w:rPr>
          <w:rFonts w:ascii="Tinos" w:cs="Tinos" w:eastAsia="Tinos" w:hAnsi="Tinos"/>
          <w:color w:val="000000"/>
          <w:sz w:val="24"/>
          <w:szCs w:val="24"/>
        </w:rPr>
        <w:t xml:space="preserve">(справочное)</w:t>
      </w:r>
    </w:p>
    <w:p>
      <w:pPr>
        <w:spacing w:after="240" w:before="0" w:line="360"/>
        <w:jc w:val="center"/>
      </w:pPr>
      <w:r>
        <w:rPr>
          <w:rFonts w:ascii="Tinos" w:cs="Tinos" w:eastAsia="Tinos" w:hAnsi="Tinos"/>
          <w:b/>
          <w:bCs/>
          <w:color w:val="000000"/>
          <w:sz w:val="28"/>
          <w:szCs w:val="28"/>
        </w:rPr>
        <w:t xml:space="preserve">Пятилетний прогноз основных показателей</w:t>
      </w:r>
    </w:p>
    <w:p>
      <w:pPr>
        <w:spacing w:after="0" w:before="0" w:line="360"/>
        <w:ind w:firstLine="709"/>
        <w:jc w:val="both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Прогноз построен на допущениях базового сценария. Таблица развёрнута на листе альбомной ориентации, поскольку в книжной ориентации ширина граф не позволяет сохранить читаемый кегль.</w:t>
      </w:r>
    </w:p>
    <w:p>
      <w:pPr>
        <w:keepNext/>
        <w:spacing w:after="60" w:before="240" w:line="360"/>
        <w:ind w:firstLine="709"/>
        <w:jc w:val="left"/>
      </w:pPr>
      <w:r>
        <w:rPr>
          <w:rFonts w:ascii="Tinos" w:cs="Tinos" w:eastAsia="Tinos" w:hAnsi="Tinos"/>
          <w:color w:val="000000"/>
          <w:sz w:val="28"/>
          <w:szCs w:val="28"/>
        </w:rPr>
        <w:t xml:space="preserve">Таблица А.1 — Консолидированный прогноз, базовый сценарий</w:t>
      </w:r>
    </w:p>
    <w:tbl>
      <w:tblPr>
        <w:tblW w:type="dxa" w:w="145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788"/>
        <w:gridCol w:w="1792"/>
        <w:gridCol w:w="1792"/>
        <w:gridCol w:w="1792"/>
        <w:gridCol w:w="1792"/>
        <w:gridCol w:w="1792"/>
        <w:gridCol w:w="1821"/>
      </w:tblGrid>
      <w:tr>
        <w:trPr>
          <w:tblHeader/>
        </w:trPr>
        <w:tc>
          <w:tcPr>
            <w:tcW w:type="dxa" w:w="3788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2026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2027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2028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2029</w:t>
            </w:r>
          </w:p>
        </w:tc>
        <w:tc>
          <w:tcPr>
            <w:tcW w:type="dxa" w:w="1792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2030</w:t>
            </w:r>
          </w:p>
        </w:tc>
        <w:tc>
          <w:tcPr>
            <w:tcW w:type="dxa" w:w="1821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nos" w:cs="Tinos" w:eastAsia="Tinos" w:hAnsi="Tinos"/>
                <w:b/>
                <w:bCs/>
                <w:color w:val="000000"/>
                <w:sz w:val="24"/>
                <w:szCs w:val="24"/>
              </w:rPr>
              <w:t xml:space="preserve">CAGR</w:t>
            </w:r>
          </w:p>
        </w:tc>
      </w:tr>
      <w:tr>
        <w:trPr>
          <w:tblHeader w:val="false"/>
        </w:trPr>
        <w:tc>
          <w:tcPr>
            <w:tcW w:type="dxa" w:w="3788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Выручка, млн руб.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5 310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6 186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7 207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8 396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9 781</w:t>
            </w:r>
          </w:p>
        </w:tc>
        <w:tc>
          <w:tcPr>
            <w:tcW w:type="dxa" w:w="182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16,5 %</w:t>
            </w:r>
          </w:p>
        </w:tc>
      </w:tr>
      <w:tr>
        <w:trPr>
          <w:tblHeader w:val="false"/>
        </w:trPr>
        <w:tc>
          <w:tcPr>
            <w:tcW w:type="dxa" w:w="3788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EBITDA, млн руб.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1 168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1 398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1 672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1 998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2 387</w:t>
            </w:r>
          </w:p>
        </w:tc>
        <w:tc>
          <w:tcPr>
            <w:tcW w:type="dxa" w:w="182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19,5 %</w:t>
            </w:r>
          </w:p>
        </w:tc>
      </w:tr>
      <w:tr>
        <w:trPr>
          <w:tblHeader w:val="false"/>
        </w:trPr>
        <w:tc>
          <w:tcPr>
            <w:tcW w:type="dxa" w:w="3788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Рентабельность EBITDA, %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22,0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22,6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23,2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23,8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24,4</w:t>
            </w:r>
          </w:p>
        </w:tc>
        <w:tc>
          <w:tcPr>
            <w:tcW w:type="dxa" w:w="182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788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Капитальные затраты, млн руб.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980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921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866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814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765</w:t>
            </w:r>
          </w:p>
        </w:tc>
        <w:tc>
          <w:tcPr>
            <w:tcW w:type="dxa" w:w="182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−6,0 %</w:t>
            </w:r>
          </w:p>
        </w:tc>
      </w:tr>
      <w:tr>
        <w:trPr>
          <w:tblHeader w:val="false"/>
        </w:trPr>
        <w:tc>
          <w:tcPr>
            <w:tcW w:type="dxa" w:w="3788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Свободный денежный поток, млн руб.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−84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173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459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783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1 150</w:t>
            </w:r>
          </w:p>
        </w:tc>
        <w:tc>
          <w:tcPr>
            <w:tcW w:type="dxa" w:w="182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788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Дисконтированный поток, млн руб.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−75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137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326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495</w:t>
            </w:r>
          </w:p>
        </w:tc>
        <w:tc>
          <w:tcPr>
            <w:tcW w:type="dxa" w:w="1792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649</w:t>
            </w:r>
          </w:p>
        </w:tc>
        <w:tc>
          <w:tcPr>
            <w:tcW w:type="dxa" w:w="1821"/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nos" w:cs="Tinos" w:eastAsia="Tinos" w:hAnsi="Tinos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0" w:before="240" w:line="360"/>
        <w:ind w:firstLine="709"/>
      </w:pPr>
      <w:r>
        <w:rPr>
          <w:rFonts w:ascii="Tinos" w:cs="Tinos" w:eastAsia="Tinos" w:hAnsi="Tinos"/>
          <w:color w:val="000000"/>
          <w:sz w:val="24"/>
          <w:szCs w:val="24"/>
        </w:rPr>
        <w:t xml:space="preserve">Примечание — Подготовлено на основе управленческой отчётности за период, закрытый 30 июня 2026 года. Прогнозные значения не являются публичной офертой.</w:t>
      </w:r>
    </w:p>
    <w:sectPr>
      <w:footerReference w:type="default" r:id="rId8"/>
      <w:type w:val="nextPage"/>
      <w:pgSz w:w="16838" w:h="11906" w:orient="landscape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1" w:initials="ФК" w:author="Финансовый контроль" w:date="2026-08-12T10:15:00.000Z">
    <w:p>
      <w:r>
        <w:rPr>
          <w:rFonts w:ascii="Tinos" w:cs="Tinos" w:eastAsia="Tinos" w:hAnsi="Tinos"/>
          <w:sz w:val="20"/>
          <w:szCs w:val="20"/>
        </w:rPr>
        <w:t xml:space="preserve">Проверить с казначейством: ставка привлечения могла измениться после июльского пересмотра.</w:t>
      </w:r>
    </w:p>
  </w:comment>
  <w:comment w:id="2" w:initials="ТД" w:author="Технический директор" w:date="2026-08-13T08:40:00.000Z">
    <w:p>
      <w:r>
        <w:rPr>
          <w:rFonts w:ascii="Tinos" w:cs="Tinos" w:eastAsia="Tinos" w:hAnsi="Tinos"/>
          <w:sz w:val="20"/>
          <w:szCs w:val="20"/>
        </w:rPr>
        <w:t xml:space="preserve">Сроки поставки реалистичны только при заключении рамочного договора до конца октября.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nos" w:cs="Tinos" w:eastAsia="Tinos" w:hAnsi="Tinos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nos" w:cs="Tinos" w:eastAsia="Tinos" w:hAnsi="Tinos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Tinos" w:cs="Tinos" w:eastAsia="Tinos" w:hAnsi="Tinos"/>
          <w:sz w:val="20"/>
          <w:szCs w:val="20"/>
        </w:rPr>
        <w:t xml:space="preserve">Прогноз построен на консенсусе трёх независимых отраслевых обзоров за II квартал 2026 года.</w:t>
      </w:r>
    </w:p>
  </w:footnote>
  <w:footnote w:id="2">
    <w:p>
      <w:r>
        <w:rPr>
          <w:rStyle w:val="FootnoteReference"/>
        </w:rPr>
        <w:footnoteRef/>
      </w:r>
      <w:r>
        <w:rPr>
          <w:rFonts w:ascii="Tinos" w:cs="Tinos" w:eastAsia="Tinos" w:hAnsi="Tinos"/>
          <w:sz w:val="20"/>
          <w:szCs w:val="20"/>
        </w:rPr>
        <w:t xml:space="preserve">Среднегодовой темп роста (CAGR) рассчитан по формуле сложного процента.</w:t>
      </w:r>
    </w:p>
  </w:footnote>
  <w:footnote w:id="3">
    <w:p>
      <w:r>
        <w:rPr>
          <w:rStyle w:val="FootnoteReference"/>
        </w:rPr>
        <w:footnoteRef/>
      </w:r>
      <w:r>
        <w:rPr>
          <w:rFonts w:ascii="Tinos" w:cs="Tinos" w:eastAsia="Tinos" w:hAnsi="Tinos"/>
          <w:sz w:val="20"/>
          <w:szCs w:val="20"/>
        </w:rPr>
        <w:t xml:space="preserve">Ставка дисконтирования принята равной средневзвешенной стоимости капитала на дату оценки.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spacing w:after="0" w:before="0" w:line="360"/>
        <w:ind w:left="1069" w:hanging="360"/>
        <w:jc w:val="both"/>
      </w:pPr>
    </w:lvl>
    <w:lvl w:ilvl="1" w15:tentative="1">
      <w:start w:val="1"/>
      <w:numFmt w:val="lowerLetter"/>
      <w:lvlText w:val="%2)"/>
      <w:lvlJc w:val="left"/>
      <w:pPr>
        <w:spacing w:after="0" w:before="0" w:line="360"/>
        <w:ind w:left="1429" w:hanging="360"/>
        <w:jc w:val="both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spacing w:after="0" w:before="0" w:line="360"/>
        <w:ind w:left="1069" w:hanging="360"/>
        <w:jc w:val="both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autoHyphenation/>
  <w:hyphenationZone w:val="357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nos" w:cs="Tinos" w:eastAsia="Tinos" w:hAnsi="Tinos"/>
        <w:color w:val="000000"/>
        <w:sz w:val="28"/>
        <w:szCs w:val="28"/>
      </w:rPr>
    </w:rPrDefault>
    <w:pPrDefault>
      <w:pPr>
        <w:spacing w:after="0" w:before="0" w:line="36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 w:line="360"/>
      <w:ind w:firstLine="709"/>
      <w:outlineLvl w:val="0"/>
    </w:pPr>
    <w:rPr>
      <w:rFonts w:ascii="Tinos" w:cs="Tinos" w:eastAsia="Tinos" w:hAnsi="Tin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240" w:line="360"/>
      <w:ind w:firstLine="709"/>
      <w:outlineLvl w:val="1"/>
    </w:pPr>
    <w:rPr>
      <w:rFonts w:ascii="Tinos" w:cs="Tinos" w:eastAsia="Tinos" w:hAnsi="Tin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80" w:before="240" w:line="360"/>
      <w:ind w:firstLine="709"/>
      <w:outlineLvl w:val="2"/>
    </w:pPr>
    <w:rPr>
      <w:rFonts w:ascii="Tinos" w:cs="Tinos" w:eastAsia="Tinos" w:hAnsi="Tinos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f-nrpkyszkwtldw5nopzw" Type="http://schemas.openxmlformats.org/officeDocument/2006/relationships/hyperlink" Target="https://www.consultant.ru/" TargetMode="External"/><Relationship Id="rId9" Type="http://schemas.openxmlformats.org/officeDocument/2006/relationships/image" Target="media/77b86ebe24f91c45651809ee6587f13ef37e35cd.png"/><Relationship Id="rId10" Type="http://schemas.openxmlformats.org/officeDocument/2006/relationships/image" Target="media/14afa49210df839c66e08f0e3dc8a71a0cd9a369.png"/><Relationship Id="rId11" Type="http://schemas.openxmlformats.org/officeDocument/2006/relationships/image" Target="media/fc50805a1d3e23b3fe2efce012f149026a5445f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Аналитический отчёт о целесообразности модернизации сети накопителей энергии</dc:title>
  <dc:creator>АО «Энергосистемы Северо-Запада», Департамент стратегического развития</dc:creator>
  <dc:description>Оценка инвестиционной программы на 2026–2030 годы</dc:description>
  <cp:lastModifiedBy>Un-named</cp:lastModifiedBy>
  <cp:revision>1</cp:revision>
  <dcterms:created xsi:type="dcterms:W3CDTF">2026-08-16T01:44:32.799Z</dcterms:created>
  <dcterms:modified xsi:type="dcterms:W3CDTF">2026-08-16T01:44:32.799Z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